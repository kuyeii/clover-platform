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spacing w:line="360" w:lineRule="auto"/>
        <w:jc w:val="center"/>
        <w:rPr>
          <w:rFonts w:ascii="宋体" w:hAnsi="宋体"/>
          <w:color w:val="auto"/>
          <w:sz w:val="28"/>
          <w:szCs w:val="28"/>
          <w:highlight w:val="none"/>
        </w:rPr>
      </w:pPr>
      <w:r>
        <w:rPr>
          <w:rFonts w:hint="eastAsia" w:ascii="宋体" w:hAnsi="宋体" w:cs="方正大标宋简体"/>
          <w:b/>
          <w:color w:val="auto"/>
          <w:sz w:val="42"/>
          <w:szCs w:val="40"/>
          <w:highlight w:val="none"/>
        </w:rPr>
        <w:t>南湖实验室知识产权平台建设项目</w:t>
      </w:r>
    </w:p>
    <w:p w14:paraId="4072F877">
      <w:pPr>
        <w:shd w:val="clear"/>
        <w:spacing w:line="1400" w:lineRule="exact"/>
        <w:ind w:firstLine="732" w:firstLineChars="243"/>
        <w:rPr>
          <w:rFonts w:ascii="宋体" w:hAnsi="宋体"/>
          <w:b/>
          <w:color w:val="auto"/>
          <w:sz w:val="30"/>
          <w:szCs w:val="30"/>
          <w:highlight w:val="none"/>
        </w:rPr>
      </w:pPr>
    </w:p>
    <w:p w14:paraId="15B2C952">
      <w:pPr>
        <w:shd w:val="clear"/>
        <w:spacing w:line="1400" w:lineRule="exact"/>
        <w:ind w:firstLine="732" w:firstLineChars="243"/>
        <w:rPr>
          <w:rFonts w:ascii="宋体" w:hAnsi="宋体"/>
          <w:b/>
          <w:color w:val="auto"/>
          <w:sz w:val="30"/>
          <w:szCs w:val="30"/>
          <w:highlight w:val="none"/>
        </w:rPr>
      </w:pPr>
    </w:p>
    <w:p w14:paraId="06E20B56">
      <w:pPr>
        <w:shd w:val="clear"/>
        <w:spacing w:line="600" w:lineRule="auto"/>
        <w:ind w:firstLine="732" w:firstLineChars="243"/>
        <w:rPr>
          <w:rFonts w:ascii="宋体" w:hAnsi="宋体"/>
          <w:b/>
          <w:color w:val="auto"/>
          <w:sz w:val="30"/>
          <w:szCs w:val="30"/>
          <w:highlight w:val="none"/>
        </w:rPr>
      </w:pPr>
    </w:p>
    <w:p w14:paraId="28D98CBA">
      <w:pPr>
        <w:shd w:val="clear"/>
        <w:spacing w:line="600" w:lineRule="auto"/>
        <w:ind w:firstLine="732" w:firstLineChars="243"/>
        <w:rPr>
          <w:rFonts w:ascii="宋体" w:hAnsi="宋体"/>
          <w:b/>
          <w:color w:val="auto"/>
          <w:sz w:val="30"/>
          <w:szCs w:val="30"/>
          <w:highlight w:val="none"/>
        </w:rPr>
      </w:pPr>
    </w:p>
    <w:p w14:paraId="3CF89509">
      <w:pPr>
        <w:shd w:val="clear"/>
        <w:spacing w:line="600" w:lineRule="auto"/>
        <w:ind w:firstLine="732" w:firstLineChars="243"/>
        <w:rPr>
          <w:rFonts w:ascii="宋体" w:hAnsi="宋体"/>
          <w:b/>
          <w:color w:val="auto"/>
          <w:sz w:val="30"/>
          <w:szCs w:val="30"/>
          <w:highlight w:val="none"/>
        </w:rPr>
      </w:pPr>
    </w:p>
    <w:p w14:paraId="277A4F77">
      <w:pPr>
        <w:shd w:val="clear"/>
        <w:spacing w:line="600" w:lineRule="auto"/>
        <w:ind w:firstLine="732"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spacing w:line="600" w:lineRule="auto"/>
        <w:ind w:firstLine="732"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spacing w:line="600" w:lineRule="auto"/>
        <w:ind w:firstLine="744"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spacing w:line="600" w:lineRule="auto"/>
        <w:ind w:firstLine="744" w:firstLineChars="247"/>
        <w:rPr>
          <w:rFonts w:ascii="宋体" w:hAnsi="宋体"/>
          <w:b/>
          <w:color w:val="auto"/>
          <w:spacing w:val="10"/>
          <w:sz w:val="30"/>
          <w:szCs w:val="30"/>
          <w:highlight w:val="none"/>
        </w:rPr>
      </w:pPr>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p>
    <w:p w14:paraId="299614AE">
      <w:pPr>
        <w:shd w:val="clear"/>
        <w:spacing w:line="600" w:lineRule="auto"/>
        <w:jc w:val="left"/>
        <w:rPr>
          <w:rFonts w:ascii="宋体" w:hAnsi="宋体"/>
          <w:color w:val="auto"/>
          <w:sz w:val="24"/>
          <w:highlight w:val="none"/>
        </w:rPr>
      </w:pPr>
    </w:p>
    <w:p w14:paraId="7DA42EB9">
      <w:pPr>
        <w:shd w:val="clear"/>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adjustRightInd w:val="0"/>
        <w:snapToGrid w:val="0"/>
        <w:spacing w:line="360" w:lineRule="auto"/>
        <w:ind w:firstLine="485"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spacing w:line="360" w:lineRule="auto"/>
        <w:ind w:firstLine="420" w:firstLineChars="200"/>
        <w:rPr>
          <w:rFonts w:ascii="宋体" w:hAnsi="宋体"/>
          <w:color w:val="auto"/>
          <w:highlight w:val="none"/>
        </w:rPr>
      </w:pPr>
      <w:r>
        <w:rPr>
          <w:rFonts w:hint="eastAsia" w:ascii="宋体" w:hAnsi="宋体"/>
          <w:color w:val="auto"/>
          <w:highlight w:val="none"/>
        </w:rPr>
        <w:t>包含高价值专利品台体系建设相关费用，具体要求如下：</w:t>
      </w:r>
    </w:p>
    <w:p w14:paraId="53DFB6FC">
      <w:pPr>
        <w:shd w:val="clear"/>
        <w:spacing w:line="360" w:lineRule="auto"/>
        <w:ind w:firstLine="420" w:firstLineChars="200"/>
        <w:rPr>
          <w:rFonts w:ascii="宋体" w:hAnsi="宋体"/>
          <w:color w:val="auto"/>
          <w:highlight w:val="none"/>
        </w:rPr>
      </w:pPr>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p>
    <w:p w14:paraId="49DE5966">
      <w:pPr>
        <w:shd w:val="clear"/>
        <w:spacing w:line="360" w:lineRule="auto"/>
        <w:ind w:firstLine="420" w:firstLineChars="200"/>
        <w:rPr>
          <w:rFonts w:ascii="宋体" w:hAnsi="宋体"/>
          <w:color w:val="auto"/>
          <w:highlight w:val="none"/>
        </w:rPr>
      </w:pPr>
      <w:r>
        <w:rPr>
          <w:rFonts w:hint="eastAsia" w:ascii="宋体" w:hAnsi="宋体"/>
          <w:color w:val="auto"/>
          <w:highlight w:val="none"/>
        </w:rPr>
        <w:t>时间要求：管理制度文件2026年6月30日前完成。咨询在2027年11月31日前完成。</w:t>
      </w:r>
    </w:p>
    <w:p w14:paraId="515BA183">
      <w:pPr>
        <w:shd w:val="clear"/>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spacing w:line="360" w:lineRule="auto"/>
        <w:ind w:firstLine="420" w:firstLineChars="200"/>
        <w:rPr>
          <w:rFonts w:ascii="宋体" w:hAnsi="宋体"/>
          <w:color w:val="auto"/>
          <w:highlight w:val="none"/>
        </w:rPr>
      </w:pPr>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p>
    <w:p w14:paraId="75ECDB46">
      <w:pPr>
        <w:shd w:val="clear"/>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p>
    <w:p w14:paraId="7518ADAD">
      <w:pPr>
        <w:shd w:val="clear"/>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spacing w:line="360" w:lineRule="auto"/>
        <w:ind w:firstLine="422"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、项目团队要求</w:t>
      </w:r>
    </w:p>
    <w:p w14:paraId="67B6C20E">
      <w:pPr>
        <w:shd w:val="clear"/>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spacing w:line="360" w:lineRule="auto"/>
        <w:ind w:firstLine="420" w:firstLineChars="200"/>
        <w:rPr>
          <w:rFonts w:ascii="宋体" w:hAnsi="宋体"/>
          <w:color w:val="auto"/>
          <w:highlight w:val="none"/>
        </w:rPr>
      </w:pPr>
      <w:r>
        <w:rPr>
          <w:rFonts w:hint="eastAsia" w:ascii="宋体" w:hAnsi="宋体"/>
          <w:color w:val="auto"/>
          <w:highlight w:val="none"/>
        </w:rPr>
        <w:t>3、项目实施过程中须根据项目进度及业主要求安排服务团队，保证满足项目实际需求。</w:t>
      </w:r>
    </w:p>
    <w:p w14:paraId="0E5BE461">
      <w:pPr>
        <w:shd w:val="clear"/>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p>
    <w:p w14:paraId="13896066">
      <w:pPr>
        <w:shd w:val="clear"/>
        <w:adjustRightInd w:val="0"/>
        <w:snapToGrid w:val="0"/>
        <w:spacing w:line="360" w:lineRule="auto"/>
        <w:ind w:firstLine="485"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1. 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p>
    <w:p w14:paraId="0266D16E">
      <w:pPr>
        <w:shd w:val="clear"/>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3. 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p>
    <w:p w14:paraId="041D61D7">
      <w:pPr>
        <w:shd w:val="clear"/>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4. _</w:t>
      </w:r>
      <w:r>
        <w:rPr>
          <w:rFonts w:hint="eastAsia" w:ascii="宋体" w:hAnsi="宋体" w:cs="宋体"/>
          <w:bCs/>
          <w:color w:val="auto"/>
          <w:szCs w:val="21"/>
          <w:highlight w:val="none"/>
          <w:u w:val="single"/>
        </w:rPr>
        <w:t xml:space="preserve">                                   。     </w:t>
      </w:r>
      <w:r>
        <w:rPr>
          <w:rFonts w:hint="eastAsia" w:ascii="宋体" w:hAnsi="宋体" w:cs="宋体"/>
          <w:bCs/>
          <w:color w:val="auto"/>
          <w:szCs w:val="21"/>
          <w:highlight w:val="none"/>
        </w:rPr>
        <w:t xml:space="preserve"> </w:t>
      </w:r>
    </w:p>
    <w:p w14:paraId="763F21FC">
      <w:pPr>
        <w:shd w:val="clear"/>
        <w:adjustRightInd w:val="0"/>
        <w:snapToGrid w:val="0"/>
        <w:spacing w:line="360" w:lineRule="auto"/>
        <w:ind w:firstLine="485"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1. 乙方应指定专职人员做好系统运维服务。</w:t>
      </w:r>
    </w:p>
    <w:p w14:paraId="165804A3">
      <w:pPr>
        <w:shd w:val="clear"/>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乙方应独立完成本合同项下的全部服务，未经甲方书面同意不得分包；甲方同意分包的服务部分，由乙方和分包方就分包部分对甲方承担连带责任。</w:t>
      </w:r>
    </w:p>
    <w:p w14:paraId="49B69C7C">
      <w:pPr>
        <w:shd w:val="clear"/>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4. _</w:t>
      </w:r>
      <w:r>
        <w:rPr>
          <w:rFonts w:hint="eastAsia" w:ascii="宋体" w:hAnsi="宋体" w:cs="宋体"/>
          <w:bCs/>
          <w:color w:val="auto"/>
          <w:szCs w:val="21"/>
          <w:highlight w:val="none"/>
          <w:u w:val="single"/>
        </w:rPr>
        <w:t xml:space="preserve">乙方需按相关规定使用资金，并将经费使用预算报甲方。  </w:t>
      </w:r>
      <w:r>
        <w:rPr>
          <w:rFonts w:hint="eastAsia" w:ascii="宋体" w:hAnsi="宋体" w:cs="宋体"/>
          <w:bCs/>
          <w:color w:val="auto"/>
          <w:szCs w:val="21"/>
          <w:highlight w:val="none"/>
        </w:rPr>
        <w:t xml:space="preserve"> </w:t>
      </w:r>
    </w:p>
    <w:p w14:paraId="339FFD7A">
      <w:pPr>
        <w:shd w:val="clear"/>
        <w:adjustRightInd w:val="0"/>
        <w:snapToGrid w:val="0"/>
        <w:spacing w:line="360" w:lineRule="auto"/>
        <w:ind w:firstLine="485"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lang w:val="zh-CN"/>
        </w:rPr>
        <w:t>1. 合同签订后10日内向中标供应商支付合同总额的60%；项目验收合格后甲方向乙方支付合同总额的40%货款。</w:t>
      </w:r>
      <w:ins w:id="0" w:author="RECKEY" w:date="2026-03-10T17:49:06Z">
        <w:r>
          <w:rPr>
            <w:rFonts w:hint="eastAsia" w:ascii="宋体" w:hAnsi="宋体" w:cs="宋体"/>
            <w:color w:val="auto"/>
            <w:kern w:val="0"/>
            <w:szCs w:val="21"/>
            <w:highlight w:val="none"/>
            <w:lang w:val="zh-CN"/>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ins>
    </w:p>
    <w:p w14:paraId="09B53108">
      <w:pPr>
        <w:shd w:val="clear"/>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adjustRightInd w:val="0"/>
        <w:snapToGrid w:val="0"/>
        <w:spacing w:line="360" w:lineRule="auto"/>
        <w:ind w:firstLine="485"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如出现因乙方原因导致不能按时完成任务的情况，乙方应及时以书面的形式将不能按时完成任务的理由、延误时间通知甲方，并获得甲方同意。 </w:t>
      </w:r>
    </w:p>
    <w:p w14:paraId="59489DB3">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3. 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p>
    <w:p w14:paraId="364AE8F7">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乙方在服务过程中由于乙方原因出现重大安全责任事故的，乙方应向甲方支付合同总额 </w:t>
      </w:r>
      <w:ins w:id="1" w:author="RECKEY" w:date="2026-03-10T17:48:13Z">
        <w:r>
          <w:rPr>
            <w:rFonts w:hint="eastAsia" w:ascii="宋体" w:hAnsi="宋体" w:cs="宋体"/>
            <w:color w:val="auto"/>
            <w:szCs w:val="21"/>
            <w:highlight w:val="none"/>
            <w:lang w:val="en-US" w:eastAsia="zh-CN"/>
          </w:rPr>
          <w:t>10</w:t>
        </w:r>
      </w:ins>
      <w:r>
        <w:rPr>
          <w:rFonts w:hint="eastAsia" w:ascii="宋体" w:hAnsi="宋体" w:cs="宋体"/>
          <w:color w:val="auto"/>
          <w:szCs w:val="21"/>
          <w:highlight w:val="none"/>
        </w:rPr>
        <w:t xml:space="preserve"> ％的违约金；给甲方造成重大损失的，乙方还应赔偿甲方因此遭受的实际损失，同时甲方有权解除本合同。</w:t>
      </w:r>
    </w:p>
    <w:p w14:paraId="72D8280A">
      <w:pPr>
        <w:shd w:val="clear"/>
        <w:adjustRightInd w:val="0"/>
        <w:snapToGrid w:val="0"/>
        <w:spacing w:line="360" w:lineRule="auto"/>
        <w:ind w:firstLine="485"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p>
    <w:p w14:paraId="2E487CFA">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未经甲方书面授权，乙方不得将上述文件、资料、数据信息等应用到项目以外的用途。</w:t>
      </w:r>
      <w:ins w:id="2" w:author="RECKEY" w:date="2026-03-10T17:48:09Z">
        <w:r>
          <w:rPr>
            <w:rFonts w:ascii="宋体" w:hAnsi="宋体" w:eastAsia="宋体" w:cs="宋体"/>
            <w:color w:val="FF0000"/>
            <w:kern w:val="0"/>
            <w:sz w:val="24"/>
          </w:rPr>
          <w:t>若违反本款约定，其违约责任适用本合同第九条（保密条款）的约定。</w:t>
        </w:r>
      </w:ins>
    </w:p>
    <w:p w14:paraId="2DEF3E04">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4. 当合同期满或合同终止时，乙方应负责按照甲方的要求对资料、数据信息进行移交。</w:t>
      </w:r>
    </w:p>
    <w:p w14:paraId="5EC4E548">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对乙方在履行本合同过程中所涉及的因乙方原因引起的对任何版权和其他知识产权的侵犯，应由乙方自行承担可能发生的一切法律责任费用，甲方不承担任何相关责任和费用。 </w:t>
      </w:r>
    </w:p>
    <w:p w14:paraId="429CEFF8">
      <w:pPr>
        <w:shd w:val="clear"/>
        <w:adjustRightInd w:val="0"/>
        <w:snapToGrid w:val="0"/>
        <w:spacing w:line="360" w:lineRule="auto"/>
        <w:ind w:firstLine="485"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bookmarkStart w:id="0" w:name="_GoBack"/>
      <w:bookmarkEnd w:id="0"/>
    </w:p>
    <w:p w14:paraId="19AEDDC1">
      <w:pPr>
        <w:shd w:val="clear"/>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adjustRightInd w:val="0"/>
        <w:snapToGrid w:val="0"/>
        <w:spacing w:line="360" w:lineRule="auto"/>
        <w:ind w:firstLine="485"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2. 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p>
    <w:p w14:paraId="09187F67">
      <w:pPr>
        <w:shd w:val="clear"/>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adjustRightInd w:val="0"/>
        <w:snapToGrid w:val="0"/>
        <w:spacing w:line="360" w:lineRule="auto"/>
        <w:ind w:firstLine="485"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1. 依法向甲方所在地人民法院起诉；</w:t>
      </w:r>
    </w:p>
    <w:p w14:paraId="7B038D5F">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p>
    <w:p w14:paraId="5253794F">
      <w:pPr>
        <w:shd w:val="clear"/>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adjustRightInd w:val="0"/>
        <w:snapToGrid w:val="0"/>
        <w:spacing w:line="360" w:lineRule="auto"/>
        <w:ind w:firstLine="485"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5. 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p>
    <w:p w14:paraId="11F9B77A">
      <w:pPr>
        <w:shd w:val="clear"/>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p>
    <w:p w14:paraId="412A42C6">
      <w:pPr>
        <w:shd w:val="clear"/>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5"/>
        <w:shd w:val="clear"/>
        <w:ind w:firstLine="420"/>
        <w:rPr>
          <w:rFonts w:ascii="宋体" w:hAnsi="宋体" w:cs="宋体"/>
          <w:color w:val="auto"/>
          <w:szCs w:val="24"/>
          <w:highlight w:val="none"/>
        </w:rPr>
      </w:pPr>
    </w:p>
    <w:p w14:paraId="2C5DC518">
      <w:pPr>
        <w:widowControl/>
        <w:shd w:val="clear"/>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微软雅黑"/>
    <w:panose1 w:val="02000000000000000000"/>
    <w:charset w:val="86"/>
    <w:family w:val="auto"/>
    <w:pitch w:val="default"/>
    <w:sig w:usb0="00000000" w:usb1="00000000" w:usb2="00000012" w:usb3="00000000" w:csb0="00040001" w:csb1="00000000"/>
  </w:font>
  <w:font w:name="Arial Unicode MS">
    <w:altName w:val="宋体"/>
    <w:panose1 w:val="020B0604020202020204"/>
    <w:charset w:val="86"/>
    <w:family w:val="auto"/>
    <w:pitch w:val="default"/>
    <w:sig w:usb0="00000000" w:usb1="00000000" w:usb2="0000007F" w:usb3="00000000" w:csb0="203F01FF" w:csb1="DFFF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ECKEY">
    <w15:presenceInfo w15:providerId="WPS Office" w15:userId="53938310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F81AEB"/>
    <w:rsid w:val="2B414277"/>
    <w:rsid w:val="59F2397C"/>
    <w:rsid w:val="5C86344C"/>
    <w:rsid w:val="73F81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3815</Words>
  <Characters>3929</Characters>
  <Lines>0</Lines>
  <Paragraphs>0</Paragraphs>
  <TotalTime>0</TotalTime>
  <ScaleCrop>false</ScaleCrop>
  <LinksUpToDate>false</LinksUpToDate>
  <CharactersWithSpaces>4255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2026-02-24T02:13:00Z</dcterms:created>
  <dc:creator>余文祥</dc:creator>
  <cp:lastModifiedBy>RECKEY</cp:lastModifiedBy>
  <dcterms:modified xsi:type="dcterms:W3CDTF">2026-03-10T09:50:02Z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8C0F55073B02454688CC6189F0E383DD_13</vt:lpwstr>
  </property>
  <property fmtid="{D5CDD505-2E9C-101B-9397-08002B2CF9AE}" pid="4" name="KSOTemplateDocerSaveRecord">
    <vt:lpwstr>eyJoZGlkIjoiMDBkNzVmMGM0ZTkwZjIxZmY4MDAxN2U1ODcxNjEzYzAiLCJ1c2VySWQiOiIxMjM3OTcyMDk1In0=</vt:lpwstr>
  </property>
</Properties>
</file>